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b w:val="1"/>
        </w:rPr>
      </w:pPr>
      <w:r w:rsidDel="00000000" w:rsidR="00000000" w:rsidRPr="00000000">
        <w:rPr>
          <w:b w:val="1"/>
          <w:rtl w:val="0"/>
        </w:rPr>
        <w:t xml:space="preserve">Question-1</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The Deep Learning first layer is called the?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hidden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outer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color w:val="222222"/>
              </w:rPr>
            </w:pPr>
            <w:r w:rsidDel="00000000" w:rsidR="00000000" w:rsidRPr="00000000">
              <w:rPr>
                <w:color w:val="222222"/>
                <w:rtl w:val="0"/>
              </w:rPr>
              <w:t xml:space="preserve">inner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Input layer</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pPr>
            <w:r w:rsidDel="00000000" w:rsidR="00000000" w:rsidRPr="00000000">
              <w:rPr>
                <w:rtl w:val="0"/>
              </w:rPr>
              <w:t xml:space="preserve">D) input layer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jc w:val="both"/>
              <w:rPr/>
            </w:pPr>
            <w:r w:rsidDel="00000000" w:rsidR="00000000" w:rsidRPr="00000000">
              <w:rPr>
                <w:rtl w:val="0"/>
              </w:rPr>
              <w:t xml:space="preserve">The first layer is called the Input Layer. The last layer is called the Output Layer. All layers in between are called Hidden Layers.</w:t>
            </w:r>
          </w:p>
        </w:tc>
      </w:tr>
    </w:tbl>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b w:val="1"/>
        </w:rPr>
      </w:pPr>
      <w:r w:rsidDel="00000000" w:rsidR="00000000" w:rsidRPr="00000000">
        <w:rPr>
          <w:b w:val="1"/>
          <w:rtl w:val="0"/>
        </w:rPr>
        <w:t xml:space="preserve">Question-2</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Error signals flow a simple feedforward neural network in the _____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Forward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tl w:val="0"/>
              </w:rPr>
              <w:t xml:space="preserve">Backwards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color w:val="222222"/>
              </w:rPr>
            </w:pPr>
            <w:r w:rsidDel="00000000" w:rsidR="00000000" w:rsidRPr="00000000">
              <w:rPr>
                <w:color w:val="222222"/>
                <w:rtl w:val="0"/>
              </w:rPr>
              <w:t xml:space="preserve">Both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None of the above</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pPr>
            <w:r w:rsidDel="00000000" w:rsidR="00000000" w:rsidRPr="00000000">
              <w:rPr>
                <w:rtl w:val="0"/>
              </w:rPr>
              <w:t xml:space="preserve">B) Backwards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Backpropagation, or backward propagation of errors, is an algorithm that is designed to test for errors working back from output nodes to input nodes. It is an important mathematical tool for improving the accuracy of predictions in data mining and machine learning.</w:t>
            </w:r>
          </w:p>
        </w:tc>
      </w:tr>
    </w:tbl>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b w:val="1"/>
        </w:rPr>
      </w:pPr>
      <w:r w:rsidDel="00000000" w:rsidR="00000000" w:rsidRPr="00000000">
        <w:rPr>
          <w:b w:val="1"/>
          <w:rtl w:val="0"/>
        </w:rPr>
        <w:t xml:space="preserve">Question-3</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The complexity of backpropagation in ANN is dependent upon 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Number of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t xml:space="preserve">Number of neurons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color w:val="222222"/>
              </w:rPr>
            </w:pPr>
            <w:r w:rsidDel="00000000" w:rsidR="00000000" w:rsidRPr="00000000">
              <w:rPr>
                <w:rtl w:val="0"/>
              </w:rPr>
              <w:t xml:space="preserve">Number of nodes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Number of layers</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D) Number of layers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jc w:val="both"/>
              <w:rPr/>
            </w:pPr>
            <w:r w:rsidDel="00000000" w:rsidR="00000000" w:rsidRPr="00000000">
              <w:rPr>
                <w:rtl w:val="0"/>
              </w:rPr>
              <w:t xml:space="preserve">The number of layers and circuit complexity of neural networks are in direct proportion</w:t>
            </w:r>
          </w:p>
        </w:tc>
      </w:tr>
    </w:tbl>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b w:val="1"/>
        </w:rPr>
      </w:pPr>
      <w:r w:rsidDel="00000000" w:rsidR="00000000" w:rsidRPr="00000000">
        <w:rPr>
          <w:b w:val="1"/>
          <w:rtl w:val="0"/>
        </w:rPr>
        <w:t xml:space="preserve">Question-4</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Feedforward networks are used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Pattern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tl w:val="0"/>
              </w:rPr>
              <w:t xml:space="preserve">Pattern association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color w:val="222222"/>
              </w:rPr>
            </w:pPr>
            <w:r w:rsidDel="00000000" w:rsidR="00000000" w:rsidRPr="00000000">
              <w:rPr>
                <w:rtl w:val="0"/>
              </w:rPr>
              <w:t xml:space="preserve">Pattern classification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All of the mentioned</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pPr>
            <w:r w:rsidDel="00000000" w:rsidR="00000000" w:rsidRPr="00000000">
              <w:rPr>
                <w:rtl w:val="0"/>
              </w:rPr>
              <w:t xml:space="preserve">D) All of the mentioned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jc w:val="both"/>
              <w:rPr/>
            </w:pPr>
            <w:r w:rsidDel="00000000" w:rsidR="00000000" w:rsidRPr="00000000">
              <w:rPr>
                <w:rtl w:val="0"/>
              </w:rPr>
              <w:t xml:space="preserve">Feedforward networks are used for pattern mapping, pattern association, and pattern classification.</w:t>
            </w:r>
          </w:p>
        </w:tc>
      </w:tr>
    </w:tbl>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b w:val="1"/>
        </w:rPr>
      </w:pPr>
      <w:r w:rsidDel="00000000" w:rsidR="00000000" w:rsidRPr="00000000">
        <w:rPr>
          <w:b w:val="1"/>
          <w:rtl w:val="0"/>
        </w:rPr>
        <w:t xml:space="preserve">Question-5</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Feedback connection strengths are usually?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tl w:val="0"/>
              </w:rPr>
              <w:t xml:space="preserve">Variable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color w:val="222222"/>
              </w:rPr>
            </w:pPr>
            <w:r w:rsidDel="00000000" w:rsidR="00000000" w:rsidRPr="00000000">
              <w:rPr>
                <w:rtl w:val="0"/>
              </w:rPr>
              <w:t xml:space="preserve">Both fixed or variable type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None of the mentioned</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76" w:lineRule="auto"/>
              <w:ind w:left="0" w:firstLine="0"/>
              <w:rPr/>
            </w:pPr>
            <w:r w:rsidDel="00000000" w:rsidR="00000000" w:rsidRPr="00000000">
              <w:rPr>
                <w:rtl w:val="0"/>
              </w:rPr>
              <w:t xml:space="preserve">A) Fixed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jc w:val="both"/>
              <w:rPr/>
            </w:pPr>
            <w:r w:rsidDel="00000000" w:rsidR="00000000" w:rsidRPr="00000000">
              <w:rPr>
                <w:rtl w:val="0"/>
              </w:rPr>
              <w:t xml:space="preserve">Feedback connection strength are usually fixed &amp; linear to reduce complexity.</w:t>
            </w:r>
          </w:p>
        </w:tc>
      </w:tr>
    </w:tbl>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b w:val="1"/>
        </w:rPr>
      </w:pPr>
      <w:r w:rsidDel="00000000" w:rsidR="00000000" w:rsidRPr="00000000">
        <w:rPr>
          <w:b w:val="1"/>
          <w:rtl w:val="0"/>
        </w:rPr>
        <w:t xml:space="preserve">Question-6</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What is the primary purpose of the activation function in a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To normalize the input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t xml:space="preserve">To determine the learning rate of the network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color w:val="222222"/>
              </w:rPr>
            </w:pPr>
            <w:r w:rsidDel="00000000" w:rsidR="00000000" w:rsidRPr="00000000">
              <w:rPr>
                <w:rtl w:val="0"/>
              </w:rPr>
              <w:t xml:space="preserve">To introduce non-linearity into the network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To control the number of hidden layers in the network</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pPr>
            <w:r w:rsidDel="00000000" w:rsidR="00000000" w:rsidRPr="00000000">
              <w:rPr>
                <w:rtl w:val="0"/>
              </w:rPr>
              <w:t xml:space="preserve">C) To introduce non-linearity into the network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jc w:val="both"/>
              <w:rPr/>
            </w:pPr>
            <w:r w:rsidDel="00000000" w:rsidR="00000000" w:rsidRPr="00000000">
              <w:rPr>
                <w:rtl w:val="0"/>
              </w:rPr>
              <w:t xml:space="preserve">Activation functions play an integral role in neural networks by introducing nonlinearity. This nonlinearity allows neural networks to develop complex representations and functions based on the inputs that would not be possible with a simple linear regression model.</w:t>
            </w:r>
          </w:p>
        </w:tc>
      </w:tr>
    </w:tbl>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b w:val="1"/>
        </w:rPr>
      </w:pPr>
      <w:r w:rsidDel="00000000" w:rsidR="00000000" w:rsidRPr="00000000">
        <w:rPr>
          <w:b w:val="1"/>
          <w:rtl w:val="0"/>
        </w:rPr>
        <w:t xml:space="preserve">Question-7</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What is backpropagation in the context of neural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The process of adjusting the weights and biases based on prediction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tl w:val="0"/>
              </w:rPr>
              <w:t xml:space="preserve">The method used to prevent overfitting in a neural network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color w:val="222222"/>
              </w:rPr>
            </w:pPr>
            <w:r w:rsidDel="00000000" w:rsidR="00000000" w:rsidRPr="00000000">
              <w:rPr>
                <w:rtl w:val="0"/>
              </w:rPr>
              <w:t xml:space="preserve">The activation function applied to the output layer of a neural network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The technique for encoding categorical variables in a neural network</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ind w:left="0" w:firstLine="0"/>
              <w:rPr/>
            </w:pPr>
            <w:r w:rsidDel="00000000" w:rsidR="00000000" w:rsidRPr="00000000">
              <w:rPr>
                <w:rtl w:val="0"/>
              </w:rPr>
              <w:t xml:space="preserve">A) The process of adjusting the weights and biases based on prediction errors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jc w:val="both"/>
              <w:rPr/>
            </w:pPr>
            <w:r w:rsidDel="00000000" w:rsidR="00000000" w:rsidRPr="00000000">
              <w:rPr>
                <w:rtl w:val="0"/>
              </w:rPr>
              <w:t xml:space="preserve">Backpropagation, or backward propagation of errors, is an algorithm that is designed to test for errors working back from output nodes to input nodes. It is an important mathematical tool for improving the accuracy of predictions in data mining and machine learning.</w:t>
            </w:r>
          </w:p>
        </w:tc>
      </w:tr>
    </w:tbl>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b w:val="1"/>
        </w:rPr>
      </w:pPr>
      <w:r w:rsidDel="00000000" w:rsidR="00000000" w:rsidRPr="00000000">
        <w:rPr>
          <w:b w:val="1"/>
          <w:rtl w:val="0"/>
        </w:rPr>
        <w:t xml:space="preserve">Question-8</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Which layer of a neural network is responsible for making the final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color w:val="222222"/>
              </w:rPr>
            </w:pPr>
            <w:r w:rsidDel="00000000" w:rsidR="00000000" w:rsidRPr="00000000">
              <w:rPr>
                <w:color w:val="222222"/>
                <w:rtl w:val="0"/>
              </w:rPr>
              <w:t xml:space="preserve">Hidden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Bias</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B) Output Layer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jc w:val="both"/>
              <w:rPr/>
            </w:pPr>
            <w:r w:rsidDel="00000000" w:rsidR="00000000" w:rsidRPr="00000000">
              <w:rPr>
                <w:rtl w:val="0"/>
              </w:rPr>
              <w:t xml:space="preserve">The output layer is the final layer in the neural network where desired predictions are obtained. There is one output layer in a neural network that produces the desired final prediction. It has its own set of weights and biases that are applied before the final output is derived.</w:t>
            </w:r>
          </w:p>
        </w:tc>
      </w:tr>
    </w:tbl>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b w:val="1"/>
        </w:rPr>
      </w:pPr>
      <w:r w:rsidDel="00000000" w:rsidR="00000000" w:rsidRPr="00000000">
        <w:rPr>
          <w:b w:val="1"/>
          <w:rtl w:val="0"/>
        </w:rPr>
        <w:t xml:space="preserve">Question-9</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Which of the following cannot be used as a loss function for regression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Mean Squared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Mean Absolute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color w:val="222222"/>
              </w:rPr>
            </w:pPr>
            <w:r w:rsidDel="00000000" w:rsidR="00000000" w:rsidRPr="00000000">
              <w:rPr>
                <w:color w:val="222222"/>
                <w:rtl w:val="0"/>
              </w:rPr>
              <w:t xml:space="preserve">Binary Cross Entropy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Root Mean Squared Error</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t xml:space="preserve">C) </w:t>
            </w:r>
            <w:r w:rsidDel="00000000" w:rsidR="00000000" w:rsidRPr="00000000">
              <w:rPr>
                <w:color w:val="222222"/>
                <w:rtl w:val="0"/>
              </w:rPr>
              <w:t xml:space="preserve">Binary Cross Entropy</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jc w:val="both"/>
              <w:rPr/>
            </w:pPr>
            <w:r w:rsidDel="00000000" w:rsidR="00000000" w:rsidRPr="00000000">
              <w:rPr>
                <w:rtl w:val="0"/>
              </w:rPr>
              <w:t xml:space="preserve">Binary cross entropy (also known as logarithmic loss or log loss) is a model metric that tracks incorrect labeling of the data class by a model in binary classification problems, penalizing the model if deviations in probability occur into classifying the labels.</w:t>
            </w:r>
          </w:p>
        </w:tc>
      </w:tr>
    </w:tbl>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b w:val="1"/>
        </w:rPr>
      </w:pPr>
      <w:r w:rsidDel="00000000" w:rsidR="00000000" w:rsidRPr="00000000">
        <w:rPr>
          <w:b w:val="1"/>
          <w:rtl w:val="0"/>
        </w:rPr>
        <w:t xml:space="preserve">Question-10</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Which of the following activation functions is commonly used in the output layer of a binary classification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Leaky 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color w:val="222222"/>
              </w:rPr>
            </w:pPr>
            <w:r w:rsidDel="00000000" w:rsidR="00000000" w:rsidRPr="00000000">
              <w:rPr>
                <w:color w:val="222222"/>
                <w:rtl w:val="0"/>
              </w:rPr>
              <w:t xml:space="preserve">Sigmoid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Tanh</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ind w:left="0" w:firstLine="0"/>
              <w:rPr/>
            </w:pPr>
            <w:r w:rsidDel="00000000" w:rsidR="00000000" w:rsidRPr="00000000">
              <w:rPr>
                <w:rtl w:val="0"/>
              </w:rPr>
              <w:t xml:space="preserve">C) Sigmoid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jc w:val="both"/>
              <w:rPr/>
            </w:pPr>
            <w:r w:rsidDel="00000000" w:rsidR="00000000" w:rsidRPr="00000000">
              <w:rPr>
                <w:rtl w:val="0"/>
              </w:rPr>
              <w:t xml:space="preserve">Sigmoid is commonly used in the output layer of a binary classification problem</w:t>
            </w:r>
          </w:p>
        </w:tc>
      </w:tr>
    </w:tbl>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spacing w:line="276" w:lineRule="auto"/>
        <w:rPr>
          <w:b w:val="1"/>
        </w:rPr>
      </w:pPr>
      <w:r w:rsidDel="00000000" w:rsidR="00000000" w:rsidRPr="00000000">
        <w:rPr>
          <w:b w:val="1"/>
          <w:rtl w:val="0"/>
        </w:rPr>
        <w:t xml:space="preserve">Question-11</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Which of the following activation functions can lead to vanishing gradients?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color w:val="222222"/>
              </w:rPr>
            </w:pPr>
            <w:r w:rsidDel="00000000" w:rsidR="00000000" w:rsidRPr="00000000">
              <w:rPr>
                <w:color w:val="222222"/>
                <w:rtl w:val="0"/>
              </w:rPr>
              <w:t xml:space="preserve">Leaky ReLU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None of the above</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B) Tanh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jc w:val="both"/>
              <w:rPr/>
            </w:pPr>
            <w:sdt>
              <w:sdtPr>
                <w:tag w:val="goog_rdk_0"/>
              </w:sdtPr>
              <w:sdtContent>
                <w:commentRangeStart w:id="0"/>
              </w:sdtContent>
            </w:sdt>
            <w:r w:rsidDel="00000000" w:rsidR="00000000" w:rsidRPr="00000000">
              <w:rPr>
                <w:rtl w:val="0"/>
              </w:rPr>
              <w:t xml:space="preserve">Tanh can lead to vanishing gradients</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C6">
      <w:pPr>
        <w:spacing w:line="276" w:lineRule="auto"/>
        <w:rPr/>
      </w:pPr>
      <w:r w:rsidDel="00000000" w:rsidR="00000000" w:rsidRPr="00000000">
        <w:rPr>
          <w:rtl w:val="0"/>
        </w:rPr>
      </w:r>
    </w:p>
    <w:p w:rsidR="00000000" w:rsidDel="00000000" w:rsidP="00000000" w:rsidRDefault="00000000" w:rsidRPr="00000000" w14:paraId="000000C7">
      <w:pPr>
        <w:spacing w:line="276" w:lineRule="auto"/>
        <w:rPr>
          <w:b w:val="1"/>
        </w:rPr>
      </w:pPr>
      <w:r w:rsidDel="00000000" w:rsidR="00000000" w:rsidRPr="00000000">
        <w:rPr>
          <w:b w:val="1"/>
          <w:rtl w:val="0"/>
        </w:rPr>
        <w:t xml:space="preserve">Question-12</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After training a neural network, you observe a large gap between the training</w:t>
            </w:r>
          </w:p>
          <w:p w:rsidR="00000000" w:rsidDel="00000000" w:rsidP="00000000" w:rsidRDefault="00000000" w:rsidRPr="00000000" w14:paraId="000000C9">
            <w:pPr>
              <w:spacing w:line="240" w:lineRule="auto"/>
              <w:rPr/>
            </w:pPr>
            <w:r w:rsidDel="00000000" w:rsidR="00000000" w:rsidRPr="00000000">
              <w:rPr>
                <w:rtl w:val="0"/>
              </w:rPr>
              <w:t xml:space="preserve">accuracy (100%) and the test accuracy (42%). Which of the following methods is</w:t>
            </w:r>
          </w:p>
          <w:p w:rsidR="00000000" w:rsidDel="00000000" w:rsidP="00000000" w:rsidRDefault="00000000" w:rsidRPr="00000000" w14:paraId="000000CA">
            <w:pPr>
              <w:spacing w:line="240" w:lineRule="auto"/>
              <w:rPr/>
            </w:pPr>
            <w:r w:rsidDel="00000000" w:rsidR="00000000" w:rsidRPr="00000000">
              <w:rPr>
                <w:rtl w:val="0"/>
              </w:rPr>
              <w:t xml:space="preserve">commonly used to reduce this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Generative Adversarial </w:t>
            </w:r>
            <w:sdt>
              <w:sdtPr>
                <w:tag w:val="goog_rdk_1"/>
              </w:sdtPr>
              <w:sdtContent>
                <w:commentRangeStart w:id="1"/>
              </w:sdtContent>
            </w:sdt>
            <w:r w:rsidDel="00000000" w:rsidR="00000000" w:rsidRPr="00000000">
              <w:rPr>
                <w:rtl w:val="0"/>
              </w:rPr>
              <w:t xml:space="preserve">Netw</w:t>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Dropout</w:t>
            </w:r>
            <w:sdt>
              <w:sdtPr>
                <w:tag w:val="goog_rdk_2"/>
              </w:sdtPr>
              <w:sdtContent>
                <w:ins w:author="Abhinav Rawat" w:id="0" w:date="2023-06-13T09:42:16Z">
                  <w:r w:rsidDel="00000000" w:rsidR="00000000" w:rsidRPr="00000000">
                    <w:rPr>
                      <w:rFonts w:ascii="Calibri" w:cs="Calibri" w:eastAsia="Calibri" w:hAnsi="Calibri"/>
                      <w:sz w:val="24"/>
                      <w:szCs w:val="24"/>
                      <w:rtl w:val="0"/>
                    </w:rPr>
                    <w:t xml:space="preserve"> Layer</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color w:val="222222"/>
              </w:rPr>
            </w:pPr>
            <w:r w:rsidDel="00000000" w:rsidR="00000000" w:rsidRPr="00000000">
              <w:rPr>
                <w:color w:val="222222"/>
                <w:rtl w:val="0"/>
              </w:rPr>
              <w:t xml:space="preserve">Sigmoid Activation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RMSprop optimizer</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Solution</w:t>
            </w:r>
          </w:p>
        </w:tc>
      </w:tr>
      <w:sdt>
        <w:sdtPr>
          <w:tag w:val="goog_rdk_3"/>
        </w:sdtPr>
        <w:sdtContent>
          <w:tr>
            <w:trPr>
              <w:cantSplit w:val="0"/>
              <w:trHeight w:val="515.92529296875" w:hRule="atLeast"/>
              <w:tblHeader w:val="0"/>
              <w:trPrChange w:author="Abhinav Rawat" w:id="1" w:date="2023-06-13T09:42:18Z">
                <w:trPr>
                  <w:cantSplit w:val="0"/>
                  <w:trHeight w:val="420" w:hRule="atLeast"/>
                  <w:tblHeader w:val="0"/>
                </w:trPr>
              </w:trPrChange>
            </w:trPr>
            <w:tc>
              <w:tcPr>
                <w:shd w:fill="auto" w:val="clear"/>
                <w:tcMar>
                  <w:top w:w="100.0" w:type="dxa"/>
                  <w:left w:w="100.0" w:type="dxa"/>
                  <w:bottom w:w="100.0" w:type="dxa"/>
                  <w:right w:w="100.0" w:type="dxa"/>
                </w:tcMar>
                <w:vAlign w:val="top"/>
                <w:tcPrChange w:author="Abhinav Rawat" w:id="1" w:date="2023-06-13T09:42:18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0D6">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Change w:author="Abhinav Rawat" w:id="1" w:date="2023-06-13T09:42:18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0D7">
                <w:pPr>
                  <w:spacing w:line="276" w:lineRule="auto"/>
                  <w:rPr/>
                </w:pPr>
                <w:r w:rsidDel="00000000" w:rsidR="00000000" w:rsidRPr="00000000">
                  <w:rPr>
                    <w:rtl w:val="0"/>
                  </w:rPr>
                  <w:t xml:space="preserve">B) Dropout Layer</w:t>
                </w:r>
              </w:p>
            </w:tc>
          </w:tr>
        </w:sdtContent>
      </w:sdt>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jc w:val="both"/>
              <w:rPr/>
            </w:pPr>
            <w:r w:rsidDel="00000000" w:rsidR="00000000" w:rsidRPr="00000000">
              <w:rPr>
                <w:rtl w:val="0"/>
              </w:rPr>
              <w:t xml:space="preserve">The Dropout layer randomly sets input units to 0 with a frequency of rate at each step during training time, which helps prevent overfitting.</w:t>
            </w:r>
          </w:p>
        </w:tc>
      </w:tr>
    </w:tbl>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b w:val="1"/>
        </w:rPr>
      </w:pPr>
      <w:r w:rsidDel="00000000" w:rsidR="00000000" w:rsidRPr="00000000">
        <w:rPr>
          <w:b w:val="1"/>
          <w:rtl w:val="0"/>
        </w:rPr>
        <w:t xml:space="preserve">Question-13</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Which activation function converts all negative values to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Sigmoid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tl w:val="0"/>
              </w:rPr>
              <w:t xml:space="preserve">ReLU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color w:val="222222"/>
              </w:rPr>
            </w:pPr>
            <w:r w:rsidDel="00000000" w:rsidR="00000000" w:rsidRPr="00000000">
              <w:rPr>
                <w:rtl w:val="0"/>
              </w:rPr>
              <w:t xml:space="preserve">Tanh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Softplus</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B) ReLU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jc w:val="both"/>
              <w:rPr/>
            </w:pPr>
            <w:r w:rsidDel="00000000" w:rsidR="00000000" w:rsidRPr="00000000">
              <w:rPr>
                <w:rtl w:val="0"/>
              </w:rPr>
              <w:t xml:space="preserve">ReLU looks like this</w:t>
            </w:r>
            <w:r w:rsidDel="00000000" w:rsidR="00000000" w:rsidRPr="00000000">
              <w:rPr/>
              <w:drawing>
                <wp:inline distB="114300" distT="114300" distL="114300" distR="114300">
                  <wp:extent cx="4010025" cy="3009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10025"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b w:val="1"/>
        </w:rPr>
      </w:pPr>
      <w:r w:rsidDel="00000000" w:rsidR="00000000" w:rsidRPr="00000000">
        <w:rPr>
          <w:b w:val="1"/>
          <w:rtl w:val="0"/>
        </w:rPr>
        <w:t xml:space="preserve">Question-14</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Which activation function is linear and does not introduce non-linearity in a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Sigmoid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color w:val="222222"/>
              </w:rPr>
            </w:pPr>
            <w:r w:rsidDel="00000000" w:rsidR="00000000" w:rsidRPr="00000000">
              <w:rPr>
                <w:color w:val="222222"/>
                <w:rtl w:val="0"/>
              </w:rPr>
              <w:t xml:space="preserve">Tanh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sdt>
              <w:sdtPr>
                <w:tag w:val="goog_rdk_4"/>
              </w:sdtPr>
              <w:sdtContent>
                <w:commentRangeStart w:id="2"/>
              </w:sdtContent>
            </w:sdt>
            <w:r w:rsidDel="00000000" w:rsidR="00000000" w:rsidRPr="00000000">
              <w:rPr>
                <w:rtl w:val="0"/>
              </w:rPr>
              <w:t xml:space="preserve">Linear</w:t>
            </w:r>
            <w:commentRangeEnd w:id="2"/>
            <w:r w:rsidDel="00000000" w:rsidR="00000000" w:rsidRPr="00000000">
              <w:commentReference w:id="2"/>
            </w:r>
            <w:r w:rsidDel="00000000" w:rsidR="00000000" w:rsidRPr="00000000">
              <w:rPr>
                <w:rtl w:val="0"/>
              </w:rPr>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t xml:space="preserve">D) Linear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sdt>
              <w:sdtPr>
                <w:tag w:val="goog_rdk_5"/>
              </w:sdtPr>
              <w:sdtContent>
                <w:commentRangeStart w:id="3"/>
              </w:sdtContent>
            </w:sdt>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jc w:val="both"/>
              <w:rPr/>
            </w:pPr>
            <w:commentRangeEnd w:id="3"/>
            <w:r w:rsidDel="00000000" w:rsidR="00000000" w:rsidRPr="00000000">
              <w:commentReference w:id="3"/>
            </w:r>
            <w:r w:rsidDel="00000000" w:rsidR="00000000" w:rsidRPr="00000000">
              <w:rPr>
                <w:rtl w:val="0"/>
              </w:rPr>
              <w:t xml:space="preserve">Linear</w:t>
            </w:r>
          </w:p>
        </w:tc>
      </w:tr>
    </w:tbl>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276" w:lineRule="auto"/>
        <w:rPr>
          <w:b w:val="1"/>
        </w:rPr>
      </w:pPr>
      <w:r w:rsidDel="00000000" w:rsidR="00000000" w:rsidRPr="00000000">
        <w:rPr>
          <w:b w:val="1"/>
          <w:rtl w:val="0"/>
        </w:rPr>
        <w:t xml:space="preserve">Question-15</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Which of the following optimizers does NOT use momentum in its update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SGD (Stochastic Gradient Descent)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tl w:val="0"/>
              </w:rPr>
              <w:t xml:space="preserve">Adam (Adaptive Moment Estimation)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color w:val="222222"/>
              </w:rPr>
            </w:pPr>
            <w:r w:rsidDel="00000000" w:rsidR="00000000" w:rsidRPr="00000000">
              <w:rPr>
                <w:rtl w:val="0"/>
              </w:rPr>
              <w:t xml:space="preserve">RMSprop (Root Mean Square Propagation)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Adagrad (Adaptive Gradient)</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ind w:left="0" w:firstLine="0"/>
              <w:rPr/>
            </w:pPr>
            <w:r w:rsidDel="00000000" w:rsidR="00000000" w:rsidRPr="00000000">
              <w:rPr>
                <w:rtl w:val="0"/>
              </w:rPr>
              <w:t xml:space="preserve">A) SGD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jc w:val="both"/>
              <w:rPr/>
            </w:pPr>
            <w:r w:rsidDel="00000000" w:rsidR="00000000" w:rsidRPr="00000000">
              <w:rPr>
                <w:rtl w:val="0"/>
              </w:rPr>
              <w:t xml:space="preserve">Momentum is an extension to the gradient descent optimization algorithm that allows the search to build inertia in a direction in the search space and overcome the oscillations of noisy gradients and coast across flat spots of the search space. </w:t>
            </w:r>
          </w:p>
          <w:p w:rsidR="00000000" w:rsidDel="00000000" w:rsidP="00000000" w:rsidRDefault="00000000" w:rsidRPr="00000000" w14:paraId="00000110">
            <w:pPr>
              <w:spacing w:line="276" w:lineRule="auto"/>
              <w:jc w:val="both"/>
              <w:rPr/>
            </w:pPr>
            <w:r w:rsidDel="00000000" w:rsidR="00000000" w:rsidRPr="00000000">
              <w:rPr>
                <w:rtl w:val="0"/>
              </w:rPr>
              <w:t xml:space="preserve">It is an extension and is not involved in SGD by default.</w:t>
            </w:r>
          </w:p>
        </w:tc>
      </w:tr>
    </w:tbl>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b w:val="1"/>
        </w:rPr>
      </w:pPr>
      <w:r w:rsidDel="00000000" w:rsidR="00000000" w:rsidRPr="00000000">
        <w:rPr>
          <w:b w:val="1"/>
          <w:rtl w:val="0"/>
        </w:rPr>
        <w:t xml:space="preserve">Question-16</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Which optimizer is known for its ability to handle sparse gradients?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Adam (Adaptive Moment Estimation)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tl w:val="0"/>
              </w:rPr>
              <w:t xml:space="preserve">RMSprop (Root Mean Square Propagation)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color w:val="222222"/>
              </w:rPr>
            </w:pPr>
            <w:r w:rsidDel="00000000" w:rsidR="00000000" w:rsidRPr="00000000">
              <w:rPr>
                <w:rtl w:val="0"/>
              </w:rPr>
              <w:t xml:space="preserve">Adagrad (Adaptive Gradient)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AdaDelta (Adaptive Delta)</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rPr/>
            </w:pPr>
            <w:r w:rsidDel="00000000" w:rsidR="00000000" w:rsidRPr="00000000">
              <w:rPr>
                <w:rtl w:val="0"/>
              </w:rPr>
              <w:t xml:space="preserve">C) Adagrad (Adaptive Gradient)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76" w:lineRule="auto"/>
              <w:jc w:val="both"/>
              <w:rPr/>
            </w:pPr>
            <w:r w:rsidDel="00000000" w:rsidR="00000000" w:rsidRPr="00000000">
              <w:rPr>
                <w:rtl w:val="0"/>
              </w:rPr>
              <w:t xml:space="preserve">Adagrad is an optimizer that is known for its ability to handle sparse gradients effectively. In traditional gradient-based optimization algorithms like SGD (Stochastic Gradient Descent), the learning rate is applied uniformly to all parameters during the update step. However, in the presence of sparse gradients, some parameters may receive very few updates, leading to slow convergence or learning.</w:t>
            </w:r>
          </w:p>
        </w:tc>
      </w:tr>
    </w:tbl>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b w:val="1"/>
        </w:rPr>
      </w:pPr>
      <w:r w:rsidDel="00000000" w:rsidR="00000000" w:rsidRPr="00000000">
        <w:rPr>
          <w:b w:val="1"/>
          <w:rtl w:val="0"/>
        </w:rPr>
        <w:t xml:space="preserve">Question-17</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Which optimizer is an extension of Adagrad that aims to reduce its aggressive, monotonically decreasing learning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Adadelta (Adaptive 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tl w:val="0"/>
              </w:rPr>
              <w:t xml:space="preserve">RMSprop (Root Mean Square Propagation)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color w:val="222222"/>
              </w:rPr>
            </w:pPr>
            <w:r w:rsidDel="00000000" w:rsidR="00000000" w:rsidRPr="00000000">
              <w:rPr>
                <w:rtl w:val="0"/>
              </w:rPr>
              <w:t xml:space="preserve">Adamax (Adam with infinity norm)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Adam (Adaptive Moment Estimation)</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A) </w:t>
            </w:r>
            <w:sdt>
              <w:sdtPr>
                <w:tag w:val="goog_rdk_6"/>
              </w:sdtPr>
              <w:sdtContent>
                <w:commentRangeStart w:id="4"/>
              </w:sdtContent>
            </w:sdt>
            <w:r w:rsidDel="00000000" w:rsidR="00000000" w:rsidRPr="00000000">
              <w:rPr>
                <w:rtl w:val="0"/>
              </w:rPr>
              <w:t xml:space="preserve">Adadelta (Adaptive Delta)</w:t>
            </w:r>
            <w:commentRangeEnd w:id="4"/>
            <w:r w:rsidDel="00000000" w:rsidR="00000000" w:rsidRPr="00000000">
              <w:commentReference w:id="4"/>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jc w:val="both"/>
              <w:rPr/>
            </w:pPr>
            <w:r w:rsidDel="00000000" w:rsidR="00000000" w:rsidRPr="00000000">
              <w:rPr>
                <w:rtl w:val="0"/>
              </w:rPr>
              <w:t xml:space="preserve">AdaDelta is a stochastic optimization technique that allows for per-dimension learning rate method for SGD. It is an extension of Adagrad that seeks to reduce its aggressive, monotonically decreasing learning rate.</w:t>
            </w:r>
          </w:p>
        </w:tc>
      </w:tr>
    </w:tbl>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b w:val="1"/>
        </w:rPr>
      </w:pPr>
      <w:r w:rsidDel="00000000" w:rsidR="00000000" w:rsidRPr="00000000">
        <w:rPr>
          <w:b w:val="1"/>
          <w:rtl w:val="0"/>
        </w:rPr>
        <w:t xml:space="preserve">Question-18</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Which of the following regularization techniques adds a penalty term to the loss function based on the</w:t>
            </w:r>
            <w:sdt>
              <w:sdtPr>
                <w:tag w:val="goog_rdk_7"/>
              </w:sdtPr>
              <w:sdtContent>
                <w:commentRangeStart w:id="5"/>
              </w:sdtContent>
            </w:sdt>
            <w:r w:rsidDel="00000000" w:rsidR="00000000" w:rsidRPr="00000000">
              <w:rPr>
                <w:rtl w:val="0"/>
              </w:rPr>
              <w:t xml:space="preserve"> magnitude</w:t>
            </w:r>
            <w:commentRangeEnd w:id="5"/>
            <w:r w:rsidDel="00000000" w:rsidR="00000000" w:rsidRPr="00000000">
              <w:commentReference w:id="5"/>
            </w:r>
            <w:r w:rsidDel="00000000" w:rsidR="00000000" w:rsidRPr="00000000">
              <w:rPr>
                <w:rtl w:val="0"/>
              </w:rPr>
              <w:t xml:space="preserve"> of the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Dropout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tl w:val="0"/>
              </w:rPr>
              <w:t xml:space="preserve">L1 regularization (Lasso)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color w:val="222222"/>
              </w:rPr>
            </w:pPr>
            <w:r w:rsidDel="00000000" w:rsidR="00000000" w:rsidRPr="00000000">
              <w:rPr>
                <w:rtl w:val="0"/>
              </w:rPr>
              <w:t xml:space="preserve">L2 regularization (Ridge)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Batch normalization</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C) L2 regularization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jc w:val="both"/>
              <w:rPr/>
            </w:pPr>
            <w:r w:rsidDel="00000000" w:rsidR="00000000" w:rsidRPr="00000000">
              <w:rPr>
                <w:rtl w:val="0"/>
              </w:rPr>
              <w:t xml:space="preserve">Ridge regression adds “squared magnitude” of coefficient as penalty term to the loss function.</w:t>
            </w:r>
          </w:p>
        </w:tc>
      </w:tr>
    </w:tbl>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rPr>
          <w:b w:val="1"/>
        </w:rPr>
      </w:pPr>
      <w:r w:rsidDel="00000000" w:rsidR="00000000" w:rsidRPr="00000000">
        <w:rPr>
          <w:b w:val="1"/>
          <w:rtl w:val="0"/>
        </w:rPr>
        <w:t xml:space="preserve">Question-19</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Which regularization technique normalizes the activations of each layer by adjusting the mean and 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Dropout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tl w:val="0"/>
              </w:rPr>
              <w:t xml:space="preserve">L1 regularization (Lasso)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color w:val="222222"/>
              </w:rPr>
            </w:pPr>
            <w:r w:rsidDel="00000000" w:rsidR="00000000" w:rsidRPr="00000000">
              <w:rPr>
                <w:rtl w:val="0"/>
              </w:rPr>
              <w:t xml:space="preserve">L2 regularization (Ridge)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sdt>
              <w:sdtPr>
                <w:tag w:val="goog_rdk_8"/>
              </w:sdtPr>
              <w:sdtContent>
                <w:commentRangeStart w:id="6"/>
              </w:sdtContent>
            </w:sdt>
            <w:r w:rsidDel="00000000" w:rsidR="00000000" w:rsidRPr="00000000">
              <w:rPr>
                <w:rtl w:val="0"/>
              </w:rPr>
              <w:t xml:space="preserve">Batch normalization</w:t>
            </w:r>
            <w:commentRangeEnd w:id="6"/>
            <w:r w:rsidDel="00000000" w:rsidR="00000000" w:rsidRPr="00000000">
              <w:commentReference w:id="6"/>
            </w:r>
            <w:r w:rsidDel="00000000" w:rsidR="00000000" w:rsidRPr="00000000">
              <w:rPr>
                <w:rtl w:val="0"/>
              </w:rPr>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D) Batch Normalization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jc w:val="both"/>
              <w:rPr/>
            </w:pPr>
            <w:r w:rsidDel="00000000" w:rsidR="00000000" w:rsidRPr="00000000">
              <w:rPr>
                <w:rtl w:val="0"/>
              </w:rPr>
              <w:t xml:space="preserve">Batch normalization is a technique used to improve the performance of a deep learning network by first removing the batch mean and then splitting it by the batch standard deviation.</w:t>
            </w:r>
          </w:p>
        </w:tc>
      </w:tr>
    </w:tbl>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line="276" w:lineRule="auto"/>
        <w:rPr>
          <w:b w:val="1"/>
        </w:rPr>
      </w:pPr>
      <w:r w:rsidDel="00000000" w:rsidR="00000000" w:rsidRPr="00000000">
        <w:rPr>
          <w:b w:val="1"/>
          <w:rtl w:val="0"/>
        </w:rPr>
        <w:t xml:space="preserve">Question-20</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Which regularization technique can be applied to both the weights and biases of a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Dropout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tl w:val="0"/>
              </w:rPr>
              <w:t xml:space="preserve">L1 regularization (Lasso)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color w:val="222222"/>
              </w:rPr>
            </w:pPr>
            <w:r w:rsidDel="00000000" w:rsidR="00000000" w:rsidRPr="00000000">
              <w:rPr>
                <w:rtl w:val="0"/>
              </w:rPr>
              <w:t xml:space="preserve">L2 regularization (Ridge)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Batch normalization</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C) L2 Regularization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sdt>
              <w:sdtPr>
                <w:tag w:val="goog_rdk_9"/>
              </w:sdtPr>
              <w:sdtContent>
                <w:commentRangeStart w:id="7"/>
              </w:sdtContent>
            </w:sdt>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commentRangeEnd w:id="7"/>
            <w:r w:rsidDel="00000000" w:rsidR="00000000" w:rsidRPr="00000000">
              <w:commentReference w:id="7"/>
            </w:r>
            <w:r w:rsidDel="00000000" w:rsidR="00000000" w:rsidRPr="00000000">
              <w:rPr>
                <w:rtl w:val="0"/>
              </w:rPr>
              <w:t xml:space="preserve">C) L2 Regularization</w:t>
            </w:r>
          </w:p>
        </w:tc>
      </w:tr>
    </w:tbl>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drew Castillo" w:id="5" w:date="2023-06-18T00:58:2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maybe reword this phrasing? In some ways the L1 norm is a magnitude of the weights as well.</w:t>
      </w:r>
    </w:p>
  </w:comment>
  <w:comment w:author="Andrew Castillo" w:id="4" w:date="2023-06-18T00:56:46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may be missing it, but did we formally cover adaptive delta in the slides? Same thing for adamax? If so I'm not quite seeing it in the slides.</w:t>
      </w:r>
    </w:p>
  </w:comment>
  <w:comment w:author="Abhinav Rawat" w:id="7" w:date="2023-06-13T09:46:27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@subhodeepd2018@email.iimcal.ac.in request you to please elaborate on this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Subhodeep Dey_</w:t>
      </w:r>
    </w:p>
  </w:comment>
  <w:comment w:author="Abhinav Rawat" w:id="1" w:date="2023-06-13T09:43:01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@subhodeepd2018@email.iimcal.ac.in this is 'Networks'?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Subhodeep Dey_</w:t>
      </w:r>
    </w:p>
  </w:comment>
  <w:comment w:author="Abhinav Rawat" w:id="0" w:date="2023-06-13T09:41:55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@subhodeepd2018@email.iimcal.ac.in request you to please elaborate on this.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Subhodeep Dey_</w:t>
      </w:r>
    </w:p>
  </w:comment>
  <w:comment w:author="Andrew Castillo" w:id="6" w:date="2023-06-18T01:00:0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thing as before but did we formally cover Batch normalization in the slides?</w:t>
      </w:r>
    </w:p>
  </w:comment>
  <w:comment w:author="Abhinav Rawat" w:id="3" w:date="2023-06-13T09:45:09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@subhodeepd2018@email.iimcal.ac.in please elaborate on this.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Subhodeep Dey_</w:t>
      </w:r>
    </w:p>
  </w:comment>
  <w:comment w:author="Andrew Castillo" w:id="2" w:date="2023-06-18T00:51:40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if we should call this the identity function just to convey the linearity idea?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D" w15:done="0"/>
  <w15:commentEx w15:paraId="0000016E" w15:done="0"/>
  <w15:commentEx w15:paraId="00000170" w15:done="0"/>
  <w15:commentEx w15:paraId="00000172" w15:done="0"/>
  <w15:commentEx w15:paraId="00000174" w15:done="0"/>
  <w15:commentEx w15:paraId="00000175" w15:done="0"/>
  <w15:commentEx w15:paraId="00000177" w15:done="0"/>
  <w15:commentEx w15:paraId="000001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BfLbDsFbT4w5VXDs31NxGO8Tw==">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